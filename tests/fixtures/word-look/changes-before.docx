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m="http://schemas.openxmlformats.org/officeDocument/2006/math" xmlns:v="urn:schemas-microsoft-com:vml" xmlns:o="urn:schemas-microsoft-com:office:office">
  <w:body>
    <w:p>
      <w:pPr>
        <w:pStyle w:val="Clause"/>
      </w:pPr>
      <w:r>
        <w:t xml:space="preserve">First line</w:t>
      </w:r>
      <w:del w:id="1" w:author="Lars Berg" w:date="2026-10-05T16:20:00Z">
        <w:r>
          <w:br/>
        </w:r>
      </w:del>
      <w:r>
        <w:t xml:space="preserve">second line</w:t>
      </w:r>
    </w:p>
    <w:p>
      <w:pPr>
        <w:pStyle w:val="Clause"/>
      </w:pPr>
      <w:r>
        <w:t xml:space="preserve">Kept</w:t>
      </w:r>
      <w:del w:id="2" w:author="Lars Berg" w:date="2026-10-05T16:20:00Z">
        <w:r>
          <w:br/>
        </w:r>
      </w:del>
      <w:r>
        <w:t xml:space="preserve">apart</w:t>
      </w:r>
    </w:p>
    <w:p>
      <w:pPr>
        <w:pStyle w:val="Clause"/>
      </w:pPr>
      <w:r>
        <w:t xml:space="preserve">Left</w:t>
      </w:r>
      <w:del w:id="3" w:author="Lars Berg" w:date="2026-10-05T16:20:00Z">
        <w:r>
          <w:br/>
        </w:r>
      </w:del>
      <w:r>
        <w:t xml:space="preserve">waiting</w:t>
      </w:r>
    </w:p>
    <w:p>
      <w:r>
        <w:t xml:space="preserve">Plain words.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m="http://schemas.openxmlformats.org/officeDocument/2006/math" xmlns:v="urn:schemas-microsoft-com:vml" xmlns:o="urn:schemas-microsoft-com:office:office">
  <w:style w:type="paragraph" w:default="1" w:styleId="Normal">
    <w:name w:val="Normal"/>
  </w:style>
  <w:style w:type="paragraph" w:styleId="Title">
    <w:name w:val="Title"/>
    <w:basedOn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paragraph" w:styleId="Heading3">
    <w:name w:val="heading 3"/>
    <w:basedOn w:val="Normal"/>
    <w:pPr>
      <w:outlineLvl w:val="2"/>
    </w:pPr>
  </w:style>
  <w:style w:type="paragraph" w:styleId="Clause">
    <w:name w:val="Clause"/>
    <w:basedOn w:val="Normal"/>
    <w:pPr>
      <w:jc w:val="both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