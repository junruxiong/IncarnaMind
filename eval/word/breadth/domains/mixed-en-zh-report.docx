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_default.xml" ContentType="application/vnd.openxmlformats-officedocument.wordprocessingml.header+xml"/>
  <Override PartName="/word/footer_default.xml" ContentType="application/vnd.openxmlformats-officedocument.wordprocessingml.footer+xml"/>
  <Override PartName="/word/charts/chart1.xml" ContentType="application/vnd.openxmlformats-officedocument.drawingml.chart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body>
    <w:p w14:paraId="10000001" w14:textId="77777777">
      <w:pPr>
        <w:pStyle w:val="Title"/>
      </w:pPr>
      <w:r>
        <w:t xml:space="preserve">Project report 项目报告</w:t>
      </w:r>
    </w:p>
    <w:p w14:paraId="10000002" w14:textId="77777777">
      <w:pPr>
        <w:jc w:val="center"/>
      </w:pPr>
      <w:r>
        <w:t xml:space="preserve">Bilingual summary 双语摘要</w:t>
      </w:r>
    </w:p>
    <w:p w14:paraId="10000003" w14:textId="77777777">
      <w:pPr>
        <w:pStyle w:val="Heading1"/>
        <w:numPr>
          <w:ilvl w:val="0"/>
          <w:numId w:val="3"/>
        </w:numPr>
      </w:pPr>
      <w:bookmarkStart w:id="1" w:name="sec0"/>
      <w:r>
        <w:t xml:space="preserve">Overview 概述</w:t>
      </w:r>
      <w:bookmarkEnd w:id="1"/>
    </w:p>
    <w:p w14:paraId="10000004" w14:textId="77777777">
      <w:r>
        <w:t xml:space="preserve">The project delivered the new order portal on time 新订单门户按时交付。</w:t>
      </w:r>
    </w:p>
    <w:p w14:paraId="10000005" w14:textId="77777777">
      <w:r>
        <w:t xml:space="preserve">Customers can now track deliveries 客户现在可以跟踪配送。</w:t>
      </w:r>
    </w:p>
    <w:p w14:paraId="10000006" w14:textId="77777777">
      <w:pPr>
        <w:pStyle w:val="Heading1"/>
        <w:numPr>
          <w:ilvl w:val="0"/>
          <w:numId w:val="3"/>
        </w:numPr>
      </w:pPr>
      <w:bookmarkStart w:id="2" w:name="sec1"/>
      <w:r>
        <w:t xml:space="preserve">Results 结果</w:t>
      </w:r>
      <w:bookmarkEnd w:id="2"/>
    </w:p>
    <w:p w14:paraId="10000007" w14:textId="77777777">
      <w:r>
        <w:t xml:space="preserve">Support calls fell by 30% 客服来电下降了百分之三十。</w:t>
      </w:r>
      <w:del w:id="101" w:author="Counterparty" w:date="2026-01-15T09:00:00Z">
        <w:r>
          <w:delText xml:space="preserve">thirty (30) days</w:delText>
        </w:r>
      </w:del>
      <w:ins w:id="102" w:author="Counterparty" w:date="2026-01-15T09:00:00Z">
        <w:r>
          <w:t xml:space="preserve">sixty (60) days</w:t>
        </w:r>
      </w:ins>
      <w:r>
        <w:t xml:space="preserve"> </w:t>
      </w:r>
      <w:del w:id="103" w:author="Editor" w:date="2026-01-15T09:00:00Z">
        <w:r>
          <w:delText xml:space="preserve">may</w:delText>
        </w:r>
      </w:del>
      <w:ins w:id="104" w:author="Editor" w:date="2026-01-15T09:00:00Z">
        <w:r>
          <w:t xml:space="preserve">shall</w:t>
        </w:r>
      </w:ins>
    </w:p>
    <w:p w14:paraId="10000008" w14:textId="77777777">
      <w:r>
        <w:t xml:space="preserve">Order errors fell by half 订单错误减少了一半。</w:t>
      </w:r>
      <w:del w:id="105" w:author="Counterparty" w:date="2026-01-15T09:00:00Z">
        <w:r>
          <w:delText xml:space="preserve">thirty (30) days</w:delText>
        </w:r>
      </w:del>
      <w:ins w:id="106" w:author="Counterparty" w:date="2026-01-15T09:00:00Z">
        <w:r>
          <w:t xml:space="preserve">sixty (60) days</w:t>
        </w:r>
      </w:ins>
      <w:r>
        <w:t xml:space="preserve"> </w:t>
      </w:r>
      <w:del w:id="107" w:author="Editor" w:date="2026-01-15T09:00:00Z">
        <w:r>
          <w:delText xml:space="preserve">may</w:delText>
        </w:r>
      </w:del>
      <w:ins w:id="108" w:author="Editor" w:date="2026-01-15T09:00:00Z">
        <w:r>
          <w:t xml:space="preserve">shall</w:t>
        </w:r>
      </w:ins>
    </w:p>
    <w:p w14:paraId="10000009" w14:textId="77777777">
      <w:pPr>
        <w:pStyle w:val="Heading1"/>
        <w:numPr>
          <w:ilvl w:val="0"/>
          <w:numId w:val="3"/>
        </w:numPr>
      </w:pPr>
      <w:bookmarkStart w:id="3" w:name="sec2"/>
      <w:r>
        <w:t xml:space="preserve">Next steps 后续工作</w:t>
      </w:r>
      <w:bookmarkEnd w:id="3"/>
    </w:p>
    <w:p w14:paraId="1000000A" w14:textId="77777777">
      <w:r>
        <w:t xml:space="preserve">Extend the portal to partners 将门户扩展到合作伙伴。</w:t>
      </w:r>
      <w:del w:id="109" w:author="Counterparty" w:date="2026-01-15T09:00:00Z">
        <w:r>
          <w:delText xml:space="preserve">thirty (30) days</w:delText>
        </w:r>
      </w:del>
      <w:ins w:id="110" w:author="Counterparty" w:date="2026-01-15T09:00:00Z">
        <w:r>
          <w:t xml:space="preserve">sixty (60) days</w:t>
        </w:r>
      </w:ins>
      <w:r>
        <w:t xml:space="preserve"> </w:t>
      </w:r>
      <w:del w:id="111" w:author="Editor" w:date="2026-01-15T09:00:00Z">
        <w:r>
          <w:delText xml:space="preserve">may</w:delText>
        </w:r>
      </w:del>
      <w:ins w:id="112" w:author="Editor" w:date="2026-01-15T09:00:00Z">
        <w:r>
          <w:t xml:space="preserve">shall</w:t>
        </w:r>
      </w:ins>
      <w:moveFromRangeStart w:id="113" w:name="move1" w:author="Editor" w:date="2026-01-15T09:00:00Z"/>
      <w:moveFrom w:id="1113" w:author="Editor" w:date="2026-01-15T09:00:00Z">
        <w:r>
          <w:delText xml:space="preserve">Review costs in June 六月复核成本。</w:delText>
        </w:r>
      </w:moveFrom>
      <w:moveFromRangeEnd w:id="113"/>
    </w:p>
    <w:p w14:paraId="1000000B" w14:textId="77777777">
      <w:moveToRangeStart w:id="2113" w:name="move1" w:author="Editor" w:date="2026-01-15T09:00:00Z"/>
      <w:moveTo w:id="3113" w:author="Editor" w:date="2026-01-15T09:00:00Z">
        <w:r>
          <w:t xml:space="preserve">Review costs in June 六月复核成本。</w:t>
        </w:r>
      </w:moveTo>
      <w:moveToRangeEnd w:id="2113"/>
    </w:p>
    <w:p w14:paraId="1000000C" w14:textId="77777777">
      <w:r>
        <w:rPr>
          <w:b/>
          <w:rPrChange w:id="118" w:author="Editor" w:date="2026-01-15T09:00:00Z">
            <w:rPr/>
          </w:rPrChange>
        </w:rPr>
        <w:t xml:space="preserve">Review costs in June 六月复核成本。</w:t>
      </w:r>
    </w:p>
    <w:p w14:paraId="1000000D" w14:textId="77777777">
      <w:pPr>
        <w:jc w:val="center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Item</w:t>
      </w:r>
    </w:p>
    <w:tbl>
      <w:tblPr>
        <w:tblStyle w:val="TableGrid"/>
        <w:tblW w:w="9000" w:type="dxa"/>
        <w:tblLook w:val="04A0" w:firstRow="1" w:lastRow="0" w:firstColumn="1" w:lastColumn="0" w:noHBand="0" w:noVBand="1"/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w="3000" w:type="dxa"/>
          </w:tcPr>
          <w:p>
            <w:r>
              <w:rPr>
                <w:b/>
              </w:rPr>
              <w:t xml:space="preserve">Item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w="3000" w:type="dxa"/>
          </w:tcPr>
          <w:p>
            <w:r>
              <w:rPr>
                <w:b/>
              </w:rPr>
              <w:t xml:space="preserve">Due</w:t>
            </w:r>
          </w:p>
        </w:tc>
      </w:tr>
      <w:tr>
        <w:tc>
          <w:tcPr>
            <w:tcW w:w="3000" w:type="dxa"/>
          </w:tcPr>
          <w:p>
            <w:r>
              <w:t xml:space="preserve">Draft</w:t>
            </w:r>
          </w:p>
        </w:tc>
        <w:tc>
          <w:tcPr>
            <w:tcW w:w="3000" w:type="dxa"/>
          </w:tcPr>
          <w:p>
            <w:r>
              <w:t xml:space="preserve">Legal</w:t>
            </w:r>
          </w:p>
        </w:tc>
        <w:tc>
          <w:tcPr>
            <w:tcW w:w="3000" w:type="dxa"/>
          </w:tcPr>
          <w:p>
            <w:r>
              <w:t xml:space="preserve">3 Feb</w:t>
            </w:r>
          </w:p>
        </w:tc>
      </w:tr>
      <w:tr>
        <w:tc>
          <w:tcPr>
            <w:tcW w:w="3000" w:type="dxa"/>
          </w:tcPr>
          <w:p>
            <w:r>
              <w:t xml:space="preserve">Review</w:t>
            </w:r>
          </w:p>
        </w:tc>
        <w:tc>
          <w:tcPr>
            <w:tcW w:w="3000" w:type="dxa"/>
          </w:tcPr>
          <w:p>
            <w:r>
              <w:t xml:space="preserve">Finance</w:t>
            </w:r>
          </w:p>
        </w:tc>
        <w:tc>
          <w:tcPr>
            <w:tcW w:w="3000" w:type="dxa"/>
          </w:tcPr>
          <w:p>
            <w:r>
              <w:t xml:space="preserve">10 Feb</w:t>
            </w:r>
          </w:p>
        </w:tc>
      </w:tr>
      <w:tr>
        <w:tc>
          <w:tcPr>
            <w:tcW w:w="3000" w:type="dxa"/>
          </w:tcPr>
          <w:p>
            <w:r>
              <w:t xml:space="preserve">Sign-off</w:t>
            </w:r>
          </w:p>
        </w:tc>
        <w:tc>
          <w:tcPr>
            <w:tcW w:w="3000" w:type="dxa"/>
          </w:tcPr>
          <w:p>
            <w:r>
              <w:t xml:space="preserve">Board</w:t>
            </w:r>
          </w:p>
        </w:tc>
        <w:tc>
          <w:tcPr>
            <w:tcW w:w="3000" w:type="dxa"/>
          </w:tcPr>
          <w:p>
            <w:r>
              <w:t xml:space="preserve">24 Feb</w:t>
            </w:r>
          </w:p>
        </w:tc>
      </w:tr>
    </w:tbl>
    <w:p/>
    <w:p w14:paraId="1000000E" w14:textId="77777777">
      <w:pPr>
        <w:jc w:val="center"/>
      </w:pPr>
      <w:r>
        <w:drawing>
          <wp:inline distT="0" distB="0" distL="0" distR="0">
            <wp:extent cx="5486400" cy="2743200"/>
            <wp:effectExtent l="0" t="0" r="0" b="0"/>
            <wp:docPr id="101" name="Chart 1"/>
            <wp:cNvGraphicFramePr/>
            <a:graphic>
              <a:graphicData uri="http://schemas.openxmlformats.org/drawingml/2006/chart">
                <c:chart r:id="rIdChart1"/>
              </a:graphicData>
            </a:graphic>
          </wp:inline>
        </w:drawing>
      </w:r>
    </w:p>
    <w:p w14:paraId="1000000F" w14:textId="77777777">
      <w:pPr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: Quarterly results</w:t>
      </w:r>
    </w:p>
    <w:sectPr>
      <w:headerReference w:type="default" r:id="rIdHdefault"/>
      <w:footerReference w:type="default" r:id="rIdFdefault"/>
      <w:pgSz w:w="11906" w:h="16838"/>
      <w:pgMar w:top="1440" w:right="1440" w:bottom="1440" w:left="1440" w:header="708" w:footer="708" w:gutter="0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endnote w:type="separator" w:id="-1">
    <w:p>
      <w:pPr>
        <w:spacing w:after="0" w:line="240" w:lineRule="auto"/>
      </w:pPr>
      <w:r>
        <w:separator/>
      </w:r>
    </w:p>
  </w:endnote>
  <w:endnote w:type="continuationSeparator" w:id="0">
    <w:p>
      <w:pPr>
        <w:spacing w:after="0" w:line="240" w:lineRule="auto"/>
      </w:pPr>
      <w:r>
        <w:continuationSeparator/>
      </w:r>
    </w:p>
  </w:endnote>
</w:endnotes>
</file>

<file path=word/footer_default.xml><?xml version="1.0" encoding="utf-8"?>
<w:ft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Footer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t xml:space="preserve"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 xml:space="preserve">3</w: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</w:footnotes>
</file>

<file path=word/header_default.xml><?xml version="1.0" encoding="utf-8"?>
<w:hdr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p>
    <w:pPr>
      <w:pStyle w:val="Header"/>
    </w:pPr>
    <w:r>
      <w:t xml:space="preserve">Project report 项目报告</w:t>
    </w:r>
    <w:r>
      <w:tab/>
    </w:r>
    <w:r>
      <w:t xml:space="preserve">Confidential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abstractNum w:abstractNumId="0">
    <w:multiLevelType w:val="multilevel"/>
    <w:lvl w:ilvl="0">
      <w:start w:val="1"/>
      <w:numFmt w:val="decimal"/>
      <w:lvlText w:val="%1."/>
      <w:lvlJc w:val="left"/>
      <w:pPr>
        <w:ind w:left="567" w:hanging="567"/>
      </w:pPr>
      <w:rPr>
        <w:b/>
      </w:rPr>
    </w:lvl>
    <w:lvl w:ilvl="1">
      <w:start w:val="1"/>
      <w:numFmt w:val="decimal"/>
      <w:lvlText w:val="%1.%2"/>
      <w:lvlJc w:val="left"/>
      <w:pPr>
        <w:ind w:left="1134" w:hanging="567"/>
      </w:pPr>
    </w:lvl>
    <w:lvl w:ilvl="2">
      <w:start w:val="1"/>
      <w:numFmt w:val="lowerLetter"/>
      <w:lvlText w:val="(%3)"/>
      <w:lvlJc w:val="left"/>
      <w:pPr>
        <w:ind w:left="1701" w:hanging="567"/>
      </w:pPr>
    </w:lvl>
    <w:lvl w:ilvl="3">
      <w:start w:val="1"/>
      <w:numFmt w:val="lowerRoman"/>
      <w:lvlText w:val="(%4)"/>
      <w:lvlJc w:val="left"/>
      <w:pPr>
        <w:ind w:left="2268" w:hanging="567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–"/>
      <w:lvlJc w:val="left"/>
      <w:pPr>
        <w:ind w:left="1440" w:hanging="360"/>
      </w:pPr>
    </w:lvl>
  </w:abstractNum>
  <w:abstractNum w:abstractNumId="2">
    <w:multiLevelType w:val="multilevel"/>
    <w:lvl w:ilvl="0">
      <w:start w:val="1"/>
      <w:numFmt w:val="chineseCounting"/>
      <w:lvlText w:val="第%1条"/>
      <w:lvlJc w:val="left"/>
      <w:pPr>
        <w:ind w:left="0" w:hanging="0"/>
      </w:pPr>
      <w:rPr>
        <w:b/>
      </w:rPr>
    </w:lvl>
    <w:lvl w:ilvl="1">
      <w:start w:val="1"/>
      <w:numFmt w:val="decimal"/>
      <w:lvlText w:val="%1.%2"/>
      <w:lvlJc w:val="left"/>
      <w:pPr>
        <w:ind w:left="567" w:hanging="567"/>
      </w:pPr>
    </w:lvl>
    <w:lvl w:ilvl="2">
      <w:start w:val="1"/>
      <w:numFmt w:val="decimal"/>
      <w:lvlText w:val="(%3)"/>
      <w:lvlJc w:val="left"/>
      <w:pPr>
        <w:ind w:left="1134" w:hanging="567"/>
      </w:pPr>
    </w:lvl>
  </w:abstractNum>
  <w:abstractNum w:abstractNumId="3">
    <w:multiLevelType w:val="multilevel"/>
    <w:lvl w:ilvl="0">
      <w:start w:val="1"/>
      <w:numFmt w:val="chineseCounting"/>
      <w:lvlText w:val="%1、"/>
      <w:lvlJc w:val="left"/>
      <w:pPr>
        <w:ind w:left="480" w:hanging="480"/>
      </w:pPr>
      <w:rPr>
        <w:b/>
      </w:rPr>
    </w:lvl>
    <w:lvl w:ilvl="1">
      <w:start w:val="1"/>
      <w:numFmt w:val="chineseCounting"/>
      <w:lvlText w:val="（%2）"/>
      <w:lvlJc w:val="left"/>
      <w:pPr>
        <w:ind w:left="960" w:hanging="480"/>
      </w:pPr>
    </w:lvl>
    <w:lvl w:ilvl="2">
      <w:start w:val="1"/>
      <w:numFmt w:val="decimal"/>
      <w:lvlText w:val="%3."/>
      <w:lvlJc w:val="left"/>
      <w:pPr>
        <w:ind w:left="1440" w:hanging="480"/>
      </w:pPr>
    </w:lvl>
  </w:abstractNum>
  <w:abstractNum w:abstractNumId="4">
    <w:multiLevelType w:val="multilevel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xmlns:m="http://schemas.openxmlformats.org/officeDocument/2006/math" xmlns:v="urn:schemas-microsoft-com:vml" xmlns:o="urn:schemas-microsoft-com:office:office" xmlns:w10="urn:schemas-microsoft-com:office:word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w15="http://schemas.microsoft.com/office/word/2012/wordml" mc:Ignorable="w14 w15">
  <w:trackRevisions/>
  <w:defaultTabStop w:val="720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Times New Roman"/>
        <w:sz w:val="22"/>
        <w:szCs w:val="22"/>
        <w:lang w:val="en-GB" w:eastAsia="zh-CN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Title">
    <w:name w:val="Title"/>
    <w:basedOn w:val="Normal"/>
    <w:next w:val="Normal"/>
    <w:qFormat/>
    <w:pPr>
      <w:spacing w:before="240" w:after="240"/>
      <w:jc w:val="center"/>
    </w:pPr>
    <w:rPr>
      <w:b/>
      <w:sz w:val="40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60"/>
      <w:outlineLvl w:val="2"/>
    </w:pPr>
    <w:rPr>
      <w:b/>
      <w:i/>
      <w:sz w:val="24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er">
    <w:name w:val="footer"/>
    <w:basedOn w:val="Normal"/>
    <w:qFormat/>
    <w:pPr>
      <w:tabs>
        <w:tab w:val="right" w:pos="9026"/>
      </w:tabs>
      <w:spacing w:after="0"/>
    </w:pPr>
    <w:rPr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</w:rPr>
  </w:style>
  <w:style w:type="paragraph" w:styleId="CommentText">
    <w:name w:val="annotation text"/>
    <w:basedOn w:val="Normal"/>
    <w:qFormat/>
    <w:rPr>
      <w:sz w:val="20"/>
    </w:rPr>
  </w:style>
  <w:style w:type="paragraph" w:styleId="TOC1">
    <w:name w:val="toc 1"/>
    <w:basedOn w:val="Normal"/>
    <w:qFormat/>
    <w:pPr>
      <w:tabs>
        <w:tab w:val="right" w:leader="dot" w:pos="9016"/>
      </w:tabs>
    </w:p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ommentReference">
    <w:name w:val="annotation reference"/>
    <w:rPr>
      <w:sz w:val="16"/>
    </w:r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" Type="http://schemas.openxmlformats.org/officeDocument/2006/relationships/numbering" Target="numbering.xml"/><Relationship Id="rIdSet" Type="http://schemas.openxmlformats.org/officeDocument/2006/relationships/settings" Target="settings.xml"/><Relationship Id="rIdFn" Type="http://schemas.openxmlformats.org/officeDocument/2006/relationships/footnotes" Target="footnotes.xml"/><Relationship Id="rIdEn" Type="http://schemas.openxmlformats.org/officeDocument/2006/relationships/endnotes" Target="endnotes.xml"/><Relationship Id="rIdHdefault" Type="http://schemas.openxmlformats.org/officeDocument/2006/relationships/header" Target="header_default.xml"/><Relationship Id="rIdFdefault" Type="http://schemas.openxmlformats.org/officeDocument/2006/relationships/footer" Target="footer_default.xml"/><Relationship Id="rIdChart1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chart>
    <c:title>
      <c:tx>
        <c:rich>
          <a:bodyPr/>
          <a:p>
            <a:r>
              <a:t>Quarterly results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Revenue</c:v>
                </c:pt>
              </c:strCache>
            </c:strRef>
          </c:tx>
          <c:cat>
            <c:strRef>
              <c:f>Sheet1!$A$2:$A$5</c:f>
              <c:strCache>
                <c:ptCount val="4"/>
                <c:pt idx="0">
                  <c:v>Q1</c:v>
                </c:pt>
                <c:pt idx="1">
                  <c:v>Q2</c:v>
                </c:pt>
                <c:pt idx="2">
                  <c:v>Q3</c:v>
                </c:pt>
                <c:pt idx="3">
                  <c:v>Q4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120</c:v>
                </c:pt>
                <c:pt idx="1">
                  <c:v>135</c:v>
                </c:pt>
                <c:pt idx="2">
                  <c:v>150</c:v>
                </c:pt>
                <c:pt idx="3">
                  <c:v>170</c:v>
                </c:pt>
              </c:numCache>
            </c:numRef>
          </c:val>
        </c:ser>
        <c:gapWidth val="150"/>
        <c:axId val="111"/>
        <c:axId val="222"/>
      </c:barChart>
      <c:catAx>
        <c:axId val="111"/>
        <c:scaling>
          <c:orientation val="minMax"/>
        </c:scaling>
        <c:delete val="0"/>
        <c:axPos val="b"/>
        <c:crossAx val="222"/>
      </c:catAx>
      <c:valAx>
        <c:axId val="222"/>
        <c:scaling>
          <c:orientation val="minMax"/>
        </c:scaling>
        <c:delete val="0"/>
        <c:axPos val="l"/>
        <c:crossAx val="111"/>
      </c:valAx>
    </c:plotArea>
    <c:plotVisOnly val="1"/>
  </c:chart>
</c:chartSpace>
</file>

<file path=docProps/app.xml><?xml version="1.0" encoding="utf-8"?>
<Properties xmlns="http://schemas.openxmlformats.org/officeDocument/2006/extended-properties">
  <Application>Synthetic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mixed-en-zh-report</dc:title>
  <dc:creator>Synthetic corpus</dc:creator>
  <cp:lastModifiedBy>Synthetic corpus</cp:lastModifiedBy>
  <dcterms:created xsi:type="dcterms:W3CDTF">2026-01-15T09:00:00Z</dcterms:created>
  <dcterms:modified xsi:type="dcterms:W3CDTF">2026-01-15T09:00:00Z</dcterms:modified>
</cp:coreProperties>
</file>