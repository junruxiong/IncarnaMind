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关于做好示例年度档案管理工作的通知</w:t>
      </w:r>
    </w:p>
    <w:p w14:paraId="10000002" w14:textId="77777777">
      <w:pPr>
        <w:jc w:val="center"/>
      </w:pPr>
      <w:r>
        <w:t xml:space="preserve">示办发〔2026〕12号</w:t>
      </w:r>
    </w:p>
    <w:p w14:paraId="10000003" w14:textId="77777777">
      <w:pPr>
        <w:pStyle w:val="Heading1"/>
      </w:pPr>
      <w:bookmarkStart w:id="1" w:name="sec0"/>
      <w:r>
        <w:t xml:space="preserve">一、总体要求</w:t>
      </w:r>
      <w:bookmarkEnd w:id="1"/>
    </w:p>
    <w:p w14:paraId="10000004" w14:textId="77777777">
      <w:r>
        <w:t xml:space="preserve">各部门要高度重视档案管理工作，明确责任，落实到人。</w:t>
      </w:r>
    </w:p>
    <w:p w14:paraId="10000005" w14:textId="77777777">
      <w:r>
        <w:t xml:space="preserve">要按照统一标准整理、归档和保管各类文件。</w:t>
      </w:r>
    </w:p>
    <w:p w14:paraId="10000006" w14:textId="77777777">
      <w:pPr>
        <w:pStyle w:val="Heading1"/>
      </w:pPr>
      <w:bookmarkStart w:id="2" w:name="sec1"/>
      <w:r>
        <w:t xml:space="preserve">二、主要任务</w:t>
      </w:r>
      <w:bookmarkEnd w:id="2"/>
    </w:p>
    <w:p w14:paraId="10000007" w14:textId="77777777">
      <w:r>
        <w:t xml:space="preserve">完成本部门近三年文件的清点和归档。</w:t>
      </w:r>
      <w:del w:id="101" w:author="对方律师" w:date="2026-01-15T09:00:00Z">
        <w:r>
          <w:delText xml:space="preserve">三十日</w:delText>
        </w:r>
      </w:del>
      <w:ins w:id="102" w:author="对方律师" w:date="2026-01-15T09:00:00Z">
        <w:r>
          <w:t xml:space="preserve">六十日</w:t>
        </w:r>
      </w:ins>
      <w:r>
        <w:t xml:space="preserve"> </w:t>
      </w:r>
      <w:del w:id="103" w:author="编辑" w:date="2026-01-15T09:00:00Z">
        <w:r>
          <w:delText xml:space="preserve">可以</w:delText>
        </w:r>
      </w:del>
      <w:ins w:id="104" w:author="编辑" w:date="2026-01-15T09:00:00Z">
        <w:r>
          <w:t xml:space="preserve">应当</w:t>
        </w:r>
      </w:ins>
    </w:p>
    <w:p w14:paraId="10000008" w14:textId="77777777">
      <w:r>
        <w:t xml:space="preserve">建立档案借阅登记制度，做到来去有据。</w:t>
      </w:r>
      <w:del w:id="105" w:author="对方律师" w:date="2026-01-15T09:00:00Z">
        <w:r>
          <w:delText xml:space="preserve">三十日</w:delText>
        </w:r>
      </w:del>
      <w:ins w:id="106" w:author="对方律师" w:date="2026-01-15T09:00:00Z">
        <w:r>
          <w:t xml:space="preserve">六十日</w:t>
        </w:r>
      </w:ins>
      <w:r>
        <w:t xml:space="preserve"> </w:t>
      </w:r>
      <w:del w:id="107" w:author="编辑" w:date="2026-01-15T09:00:00Z">
        <w:r>
          <w:delText xml:space="preserve">可以</w:delText>
        </w:r>
      </w:del>
      <w:ins w:id="108" w:author="编辑" w:date="2026-01-15T09:00:00Z">
        <w:r>
          <w:t xml:space="preserve">应当</w:t>
        </w:r>
      </w:ins>
    </w:p>
    <w:p w14:paraId="10000009" w14:textId="77777777">
      <w:pPr>
        <w:pStyle w:val="Heading1"/>
      </w:pPr>
      <w:bookmarkStart w:id="3" w:name="sec2"/>
      <w:r>
        <w:t xml:space="preserve">三、工作要求</w:t>
      </w:r>
      <w:bookmarkEnd w:id="3"/>
    </w:p>
    <w:p w14:paraId="1000000A" w14:textId="77777777">
      <w:r>
        <w:t xml:space="preserve">请于3月31日前将自查情况报送办公室。</w:t>
      </w:r>
      <w:del w:id="109" w:author="对方律师" w:date="2026-01-15T09:00:00Z">
        <w:r>
          <w:delText xml:space="preserve">三十日</w:delText>
        </w:r>
      </w:del>
      <w:ins w:id="110" w:author="对方律师" w:date="2026-01-15T09:00:00Z">
        <w:r>
          <w:t xml:space="preserve">六十日</w:t>
        </w:r>
      </w:ins>
      <w:r>
        <w:t xml:space="preserve"> </w:t>
      </w:r>
      <w:del w:id="111" w:author="编辑" w:date="2026-01-15T09:00:00Z">
        <w:r>
          <w:delText xml:space="preserve">可以</w:delText>
        </w:r>
      </w:del>
      <w:ins w:id="112" w:author="编辑" w:date="2026-01-15T09:00:00Z">
        <w:r>
          <w:t xml:space="preserve">应当</w:t>
        </w:r>
      </w:ins>
      <w:moveFromRangeStart w:id="113" w:name="move1" w:author="编辑" w:date="2026-01-15T09:00:00Z"/>
      <w:moveFrom w:id="1113" w:author="编辑" w:date="2026-01-15T09:00:00Z">
        <w:r>
          <w:delText xml:space="preserve">办公室将适时组织检查。</w:delText>
        </w:r>
      </w:moveFrom>
      <w:moveFromRangeEnd w:id="113"/>
    </w:p>
    <w:p w14:paraId="1000000B" w14:textId="77777777">
      <w:moveToRangeStart w:id="2113" w:name="move1" w:author="编辑" w:date="2026-01-15T09:00:00Z"/>
      <w:moveTo w:id="3113" w:author="编辑" w:date="2026-01-15T09:00:00Z">
        <w:r>
          <w:t xml:space="preserve">办公室将适时组织检查。</w:t>
        </w:r>
      </w:moveTo>
      <w:moveToRangeEnd w:id="2113"/>
    </w:p>
    <w:p w14:paraId="1000000C" w14:textId="77777777">
      <w:r>
        <w:rPr>
          <w:b/>
          <w:rPrChange w:id="118" w:author="编辑" w:date="2026-01-15T09:00:00Z">
            <w:rPr/>
          </w:rPrChange>
        </w:rPr>
        <w:t xml:space="preserve">办公室将适时组织检查。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comment w:id="0" w:author="审核人" w:date="2026-01-15T09:00:00Z" w:initials="审">
    <w:p w14:paraId="20000000" w14:textId="77777777">
      <w:pPr>
        <w:pStyle w:val="CommentText"/>
      </w:pPr>
      <w:r>
        <w:rPr>
          <w:rStyle w:val="CommentReference"/>
        </w:rPr>
        <w:annotationRef/>
      </w:r>
      <w:r>
        <w:t xml:space="preserve">这一表述是否定稿？</w:t>
      </w:r>
    </w:p>
  </w:comment>
  <w:comment w:id="1" w:author="起草人" w:date="2026-01-15T09:00:00Z" w:initials="起">
    <w:p w14:paraId="20000001" w14:textId="77777777">
      <w:pPr>
        <w:pStyle w:val="CommentText"/>
      </w:pPr>
      <w:r>
        <w:rPr>
          <w:rStyle w:val="CommentReference"/>
        </w:rPr>
        <w:annotationRef/>
      </w:r>
      <w:r>
        <w:t xml:space="preserve">是的，除非董事会提出异议。</w:t>
      </w:r>
    </w:p>
  </w:comment>
  <w:comment w:id="2" w:author="审核人" w:date="2026-01-15T09:00:00Z" w:initials="审">
    <w:p w14:paraId="20000002" w14:textId="77777777">
      <w:pPr>
        <w:pStyle w:val="CommentText"/>
      </w:pPr>
      <w:r>
        <w:rPr>
          <w:rStyle w:val="CommentReference"/>
        </w:rPr>
        <w:annotationRef/>
      </w:r>
      <w:r>
        <w:t xml:space="preserve">好的，已知悉。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15:commentEx w15:paraId="20000000" w15:done="0"/>
  <w15:commentEx w15:paraId="20000001" w15:paraIdParent="20000000" w15:done="0"/>
  <w15:commentEx w15:paraId="20000002" w15:paraIdParent="20000000" w15:done="0"/>
</w15:commentsEx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页，共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关于做好示例年度档案管理工作的通知</w:t>
    </w:r>
    <w:r>
      <w:tab/>
    </w:r>
    <w:r>
      <w:t xml:space="preserve">保密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trackRevisions/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CmEx" Type="http://schemas.microsoft.com/office/2011/relationships/commentsExtended" Target="commentsExtended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gov-zh-notice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