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  <w:bidi/>
      </w:pPr>
      <w:r>
        <w:rPr>
          <w:rtl/>
        </w:rPr>
        <w:t xml:space="preserve">הסכם העסקה</w:t>
      </w:r>
    </w:p>
    <w:p w14:paraId="10000002" w14:textId="77777777">
      <w:pPr>
        <w:bidi/>
        <w:jc w:val="center"/>
      </w:pPr>
      <w:r>
        <w:rPr>
          <w:rtl/>
        </w:rPr>
        <w:t xml:space="preserve">בין החברה לבין העובד</w:t>
      </w:r>
    </w:p>
    <w:p w14:paraId="10000003" w14:textId="77777777">
      <w:pPr>
        <w:pStyle w:val="Heading1"/>
        <w:numPr>
          <w:ilvl w:val="0"/>
          <w:numId w:val="5"/>
        </w:numPr>
        <w:bidi/>
      </w:pPr>
      <w:bookmarkStart w:id="1" w:name="sec0"/>
      <w:r>
        <w:rPr>
          <w:rtl/>
        </w:rPr>
        <w:t xml:space="preserve">תקופת ההעסקה</w:t>
      </w:r>
      <w:bookmarkEnd w:id="1"/>
    </w:p>
    <w:p w14:paraId="10000004" w14:textId="77777777">
      <w:pPr>
        <w:bidi/>
      </w:pPr>
      <w:r>
        <w:rPr>
          <w:rtl/>
        </w:rPr>
        <w:t xml:space="preserve">העובד יועסק לתקופה בלתי קצובה.</w:t>
      </w:r>
    </w:p>
    <w:p w14:paraId="10000005" w14:textId="77777777">
      <w:pPr>
        <w:bidi/>
      </w:pPr>
      <w:r>
        <w:rPr>
          <w:rtl/>
        </w:rPr>
        <w:t xml:space="preserve">שלושת החודשים הראשונים הם תקופת ניסיון.</w:t>
      </w:r>
    </w:p>
    <w:p w14:paraId="10000006" w14:textId="77777777">
      <w:pPr>
        <w:pStyle w:val="Heading1"/>
        <w:numPr>
          <w:ilvl w:val="0"/>
          <w:numId w:val="5"/>
        </w:numPr>
        <w:bidi/>
      </w:pPr>
      <w:bookmarkStart w:id="2" w:name="sec1"/>
      <w:r>
        <w:rPr>
          <w:rtl/>
        </w:rPr>
        <w:t xml:space="preserve">שעות העבודה</w:t>
      </w:r>
      <w:bookmarkEnd w:id="2"/>
    </w:p>
    <w:p w14:paraId="10000007" w14:textId="77777777">
      <w:pPr>
        <w:bidi/>
      </w:pPr>
      <w:r>
        <w:rPr>
          <w:rtl/>
        </w:rPr>
        <w:t xml:space="preserve">שעות העבודה הן שמונה שעות ביום וארבעים שעות בשבוע.</w:t>
      </w:r>
      <w:del w:id="101" w:author="הצד שכנגד" w:date="2026-01-15T09:00:00Z">
        <w:r>
          <w:delText xml:space="preserve">שלושים (30) יום</w:delText>
        </w:r>
      </w:del>
      <w:ins w:id="102" w:author="הצד שכנגד" w:date="2026-01-15T09:00:00Z">
        <w:r>
          <w:rPr>
            <w:rtl/>
          </w:rPr>
          <w:t xml:space="preserve">שישים (60) יום</w:t>
        </w:r>
      </w:ins>
      <w:r>
        <w:rPr>
          <w:rtl/>
        </w:rPr>
        <w:t xml:space="preserve"> </w:t>
      </w:r>
      <w:del w:id="103" w:author="עורך" w:date="2026-01-15T09:00:00Z">
        <w:r>
          <w:delText xml:space="preserve">רשאי</w:delText>
        </w:r>
      </w:del>
      <w:ins w:id="104" w:author="עורך" w:date="2026-01-15T09:00:00Z">
        <w:r>
          <w:rPr>
            <w:rtl/>
          </w:rPr>
          <w:t xml:space="preserve">חייב</w:t>
        </w:r>
      </w:ins>
    </w:p>
    <w:p w14:paraId="10000008" w14:textId="77777777">
      <w:pPr>
        <w:bidi/>
      </w:pPr>
      <w:r>
        <w:rPr>
          <w:rtl/>
        </w:rPr>
        <w:t xml:space="preserve">יום המנוחה השבועי הוא יום שבת.</w:t>
      </w:r>
      <w:del w:id="105" w:author="הצד שכנגד" w:date="2026-01-15T09:00:00Z">
        <w:r>
          <w:delText xml:space="preserve">שלושים (30) יום</w:delText>
        </w:r>
      </w:del>
      <w:ins w:id="106" w:author="הצד שכנגד" w:date="2026-01-15T09:00:00Z">
        <w:r>
          <w:rPr>
            <w:rtl/>
          </w:rPr>
          <w:t xml:space="preserve">שישים (60) יום</w:t>
        </w:r>
      </w:ins>
      <w:r>
        <w:rPr>
          <w:rtl/>
        </w:rPr>
        <w:t xml:space="preserve"> </w:t>
      </w:r>
      <w:del w:id="107" w:author="עורך" w:date="2026-01-15T09:00:00Z">
        <w:r>
          <w:delText xml:space="preserve">רשאי</w:delText>
        </w:r>
      </w:del>
      <w:ins w:id="108" w:author="עורך" w:date="2026-01-15T09:00:00Z">
        <w:r>
          <w:rPr>
            <w:rtl/>
          </w:rPr>
          <w:t xml:space="preserve">חייב</w:t>
        </w:r>
      </w:ins>
    </w:p>
    <w:p w14:paraId="10000009" w14:textId="77777777">
      <w:pPr>
        <w:pStyle w:val="Heading1"/>
        <w:numPr>
          <w:ilvl w:val="0"/>
          <w:numId w:val="5"/>
        </w:numPr>
        <w:bidi/>
      </w:pPr>
      <w:bookmarkStart w:id="3" w:name="sec2"/>
      <w:r>
        <w:rPr>
          <w:rtl/>
        </w:rPr>
        <w:t xml:space="preserve">שכר</w:t>
      </w:r>
      <w:bookmarkEnd w:id="3"/>
    </w:p>
    <w:p w14:paraId="1000000A" w14:textId="77777777">
      <w:pPr>
        <w:bidi/>
      </w:pPr>
      <w:r>
        <w:rPr>
          <w:rtl/>
        </w:rPr>
        <w:t xml:space="preserve">השכר החודשי הוא שלושים אלף שקלים חדשים.</w:t>
      </w:r>
      <w:del w:id="109" w:author="הצד שכנגד" w:date="2026-01-15T09:00:00Z">
        <w:r>
          <w:delText xml:space="preserve">שלושים (30) יום</w:delText>
        </w:r>
      </w:del>
      <w:ins w:id="110" w:author="הצד שכנגד" w:date="2026-01-15T09:00:00Z">
        <w:r>
          <w:rPr>
            <w:rtl/>
          </w:rPr>
          <w:t xml:space="preserve">שישים (60) יום</w:t>
        </w:r>
      </w:ins>
      <w:r>
        <w:rPr>
          <w:rtl/>
        </w:rPr>
        <w:t xml:space="preserve"> </w:t>
      </w:r>
      <w:del w:id="111" w:author="עורך" w:date="2026-01-15T09:00:00Z">
        <w:r>
          <w:delText xml:space="preserve">רשאי</w:delText>
        </w:r>
      </w:del>
      <w:ins w:id="112" w:author="עורך" w:date="2026-01-15T09:00:00Z">
        <w:r>
          <w:rPr>
            <w:rtl/>
          </w:rPr>
          <w:t xml:space="preserve">חייב</w:t>
        </w:r>
      </w:ins>
      <w:moveFromRangeStart w:id="113" w:name="move1" w:author="עורך" w:date="2026-01-15T09:00:00Z"/>
      <w:moveFrom w:id="1113" w:author="עורך" w:date="2026-01-15T09:00:00Z">
        <w:r>
          <w:delText xml:space="preserve">השכר ישולם עד העשירי לכל חודש.</w:delText>
        </w:r>
      </w:moveFrom>
      <w:moveFromRangeEnd w:id="113"/>
    </w:p>
    <w:p w14:paraId="1000000B" w14:textId="77777777">
      <w:pPr>
        <w:bidi/>
      </w:pPr>
      <w:moveToRangeStart w:id="2113" w:name="move1" w:author="עורך" w:date="2026-01-15T09:00:00Z"/>
      <w:moveTo w:id="3113" w:author="עורך" w:date="2026-01-15T09:00:00Z">
        <w:r>
          <w:t xml:space="preserve">השכר ישולם עד העשירי לכל חודש.</w:t>
        </w:r>
      </w:moveTo>
      <w:moveToRangeEnd w:id="2113"/>
    </w:p>
    <w:p w14:paraId="1000000C" w14:textId="77777777">
      <w:pPr>
        <w:bidi/>
      </w:pPr>
      <w:r>
        <w:rPr>
          <w:b/>
          <w:rPrChange w:id="118" w:author="עורך" w:date="2026-01-15T09:00:00Z">
            <w:rPr/>
          </w:rPrChange>
        </w:rPr>
        <w:t xml:space="preserve">השכר ישולם עד העשירי לכל חודש.</w:t>
      </w:r>
    </w:p>
    <w:p w14:paraId="1000000D" w14:textId="77777777">
      <w:pPr>
        <w:bidi/>
        <w:jc w:val="center"/>
      </w:pPr>
      <w:r>
        <w:rPr>
          <w:rtl/>
        </w:rPr>
        <w:t xml:space="preserve">טבלה </w:t>
      </w:r>
      <w:r>
        <w:fldChar w:fldCharType="begin"/>
      </w:r>
      <w:r>
        <w:instrText xml:space="preserve"> SEQ טבלה \* ARABIC </w:instrText>
      </w:r>
      <w:r>
        <w:fldChar w:fldCharType="separate"/>
      </w:r>
      <w:r>
        <w:t xml:space="preserve">1</w:t>
      </w:r>
      <w:r>
        <w:fldChar w:fldCharType="end"/>
      </w:r>
      <w:r>
        <w:rPr>
          <w:rtl/>
        </w:rPr>
        <w:t xml:space="preserve">: סעיף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סעיף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אחראי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מועד</w:t>
            </w:r>
          </w:p>
        </w:tc>
      </w:tr>
      <w:tr>
        <w:tc>
          <w:tcPr>
            <w:tcW w:w="3000" w:type="dxa"/>
          </w:tcPr>
          <w:p>
            <w:r>
              <w:t xml:space="preserve">טיוטה</w:t>
            </w:r>
          </w:p>
        </w:tc>
        <w:tc>
          <w:tcPr>
            <w:tcW w:w="3000" w:type="dxa"/>
          </w:tcPr>
          <w:p>
            <w:r>
              <w:t xml:space="preserve">משפטית</w:t>
            </w:r>
          </w:p>
        </w:tc>
        <w:tc>
          <w:tcPr>
            <w:tcW w:w="3000" w:type="dxa"/>
          </w:tcPr>
          <w:p>
            <w:r>
              <w:t xml:space="preserve">3 בפברואר</w:t>
            </w:r>
          </w:p>
        </w:tc>
      </w:tr>
      <w:tr>
        <w:tc>
          <w:tcPr>
            <w:tcW w:w="3000" w:type="dxa"/>
          </w:tcPr>
          <w:p>
            <w:r>
              <w:t xml:space="preserve">בדיקה</w:t>
            </w:r>
          </w:p>
        </w:tc>
        <w:tc>
          <w:tcPr>
            <w:tcW w:w="3000" w:type="dxa"/>
          </w:tcPr>
          <w:p>
            <w:r>
              <w:t xml:space="preserve">כספים</w:t>
            </w:r>
          </w:p>
        </w:tc>
        <w:tc>
          <w:tcPr>
            <w:tcW w:w="3000" w:type="dxa"/>
          </w:tcPr>
          <w:p>
            <w:r>
              <w:t xml:space="preserve">10 בפברואר</w:t>
            </w:r>
          </w:p>
        </w:tc>
      </w:tr>
      <w:tr>
        <w:tc>
          <w:tcPr>
            <w:tcW w:w="3000" w:type="dxa"/>
          </w:tcPr>
          <w:p>
            <w:r>
              <w:t xml:space="preserve">אישור</w:t>
            </w:r>
          </w:p>
        </w:tc>
        <w:tc>
          <w:tcPr>
            <w:tcW w:w="3000" w:type="dxa"/>
          </w:tcPr>
          <w:p>
            <w:r>
              <w:t xml:space="preserve">הדירקטוריון</w:t>
            </w:r>
          </w:p>
        </w:tc>
        <w:tc>
          <w:tcPr>
            <w:tcW w:w="3000" w:type="dxa"/>
          </w:tcPr>
          <w:p>
            <w:r>
              <w:t xml:space="preserve">24 בפברואר</w:t>
            </w:r>
          </w:p>
        </w:tc>
      </w:tr>
    </w:tbl>
    <w:p/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</w:tcPr>
          <w:p>
            <w:r>
              <w:rPr>
                <w:b/>
              </w:rPr>
              <w:t xml:space="preserve">בשם הצד הראשון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בשם הצד השני</w:t>
            </w:r>
          </w:p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  <w:tr>
        <w:tc>
          <w:tcPr>
            <w:tcW w:w="4500" w:type="dxa"/>
          </w:tcPr>
          <w:p/>
        </w:tc>
        <w:tc>
          <w:tcPr>
            <w:tcW w:w="4500" w:type="dxa"/>
          </w:tcPr>
          <w:p/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rPr>
        <w:rtl/>
      </w:rPr>
      <w:t xml:space="preserve">עמוד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rPr>
        <w:rtl/>
      </w:rPr>
      <w:t xml:space="preserve">הסכם העסקה</w:t>
    </w:r>
    <w:r>
      <w:tab/>
    </w:r>
    <w:r>
      <w:rPr>
        <w:rtl/>
      </w:rPr>
      <w:t xml:space="preserve">חסוי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Arial"/>
        <w:sz w:val="22"/>
        <w:szCs w:val="22"/>
        <w:lang w:val="he-IL" w:eastAsia="zh-CN" w:bidi="he-I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hr-he-contract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