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Remote Working Policy: Memo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Staff may work from home up to three days a week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Changes proposed</w:t>
      </w:r>
    </w:p>
    <w:p w:rsidR="00000000" w:rsidDel="00000000" w:rsidP="00000000" w:rsidRDefault="00000000" w:rsidRPr="00000000" w14:paraId="00000005">
      <w:pPr>
        <w:rPr/>
      </w:pPr>
      <w:commentRangeStart w:id="0"/>
      <w:r w:rsidDel="00000000" w:rsidR="00000000" w:rsidRPr="00000000">
        <w:rPr>
          <w:rtl w:val="0"/>
        </w:rPr>
        <w:t xml:space="preserve">Managers may refuse a request only for a business reason </w:t>
      </w:r>
      <w:ins w:author="Legal" w:id="0" w:date="2026-01-15T09:00:00Z">
        <w:r w:rsidDel="00000000" w:rsidR="00000000" w:rsidRPr="00000000">
          <w:rPr>
            <w:rtl w:val="0"/>
          </w:rPr>
          <w:t xml:space="preserve">given in writing</w:t>
        </w:r>
      </w:ins>
      <w:r w:rsidDel="00000000" w:rsidR="00000000" w:rsidRPr="00000000">
        <w:rPr>
          <w:rtl w:val="0"/>
        </w:rPr>
        <w:t xml:space="preserve">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Equipment is </w:t>
      </w:r>
      <w:del w:author="HR" w:id="1" w:date="2026-01-15T09:00:00Z">
        <w:r w:rsidDel="00000000" w:rsidR="00000000" w:rsidRPr="00000000">
          <w:rPr>
            <w:rtl w:val="0"/>
          </w:rPr>
          <w:delText xml:space="preserve">bought by staff</w:delText>
        </w:r>
      </w:del>
      <w:ins w:author="HR" w:id="1" w:date="2026-01-15T09:00:00Z">
        <w:r w:rsidDel="00000000" w:rsidR="00000000" w:rsidRPr="00000000">
          <w:rPr>
            <w:rtl w:val="0"/>
          </w:rPr>
          <w:t xml:space="preserve">provided by the company</w:t>
        </w:r>
      </w:ins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  <w:rPrChange w:author="HR" w:id="2" w:date="2026-01-15T09:00:00Z">
            <w:rPr/>
          </w:rPrChange>
        </w:rPr>
        <w:t xml:space="preserve">A review takes place after six months.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Legal" w:id="0" w:date="2026-01-15T09:00:00Z"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this against the employment terms.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6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Based on the 2025 staff survey, in which 71% asked for this.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6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Policy memo</w:t>
      <w:tab/>
      <w:t xml:space="preserve">Internal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80" w:before="24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60" w:before="200" w:lineRule="auto"/>
    </w:pPr>
    <w:rPr>
      <w:b w:val="1"/>
      <w:bCs w:val="1"/>
      <w:i w:val="1"/>
      <w:i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240" w:before="240" w:lineRule="auto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footer" Target="footer1.xml"/><Relationship Id="rId5" Type="http://schemas.openxmlformats.org/officeDocument/2006/relationships/footnotes" Target="footnotes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