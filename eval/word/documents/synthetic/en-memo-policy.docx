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Remote Working Policy: Memo</w:t>
      </w:r>
    </w:p>
    <w:p w14:paraId="10000002" w14:textId="77777777">
      <w:pPr>
        <w:pStyle w:val="Heading1"/>
      </w:pPr>
      <w:r>
        <w:t xml:space="preserve">Background</w:t>
      </w:r>
    </w:p>
    <w:p w14:paraId="10000003" w14:textId="77777777">
      <w:r>
        <w:t xml:space="preserve">Staff may work from home up to three days a week</w:t>
      </w:r>
      <w:r>
        <w:rPr>
          <w:rStyle w:val="FootnoteReference"/>
        </w:rPr>
        <w:footnoteReference w:id="1"/>
      </w:r>
      <w:r>
        <w:t xml:space="preserve">.</w:t>
      </w:r>
    </w:p>
    <w:p w14:paraId="10000004" w14:textId="77777777">
      <w:pPr>
        <w:pStyle w:val="Heading1"/>
      </w:pPr>
      <w:r>
        <w:t xml:space="preserve">Changes proposed</w:t>
      </w:r>
    </w:p>
    <w:p w14:paraId="10000005" w14:textId="77777777">
      <w:commentRangeStart w:id="0"/>
      <w:r>
        <w:t xml:space="preserve">Managers may refuse a request only for a business reason </w:t>
      </w:r>
      <w:ins w:id="101" w:author="Legal" w:date="2026-01-15T09:00:00Z">
        <w:r>
          <w:t xml:space="preserve">given in writing</w:t>
        </w:r>
      </w:ins>
      <w:r>
        <w:t xml:space="preserve">.</w:t>
      </w:r>
      <w:commentRangeEnd w:id="0"/>
      <w:r>
        <w:rPr>
          <w:rStyle w:val="CommentReference"/>
        </w:rPr>
        <w:commentReference w:id="0"/>
      </w:r>
    </w:p>
    <w:p w14:paraId="10000006" w14:textId="77777777">
      <w:r>
        <w:t xml:space="preserve">Equipment is </w:t>
      </w:r>
      <w:del w:id="102" w:author="HR" w:date="2026-01-15T09:00:00Z">
        <w:r>
          <w:delText xml:space="preserve">bought by staff</w:delText>
        </w:r>
      </w:del>
      <w:ins w:id="103" w:author="HR" w:date="2026-01-15T09:00:00Z">
        <w:r>
          <w:t xml:space="preserve">provided by the company</w:t>
        </w:r>
      </w:ins>
      <w:r>
        <w:t xml:space="preserve">.</w:t>
      </w:r>
    </w:p>
    <w:p w14:paraId="10000007" w14:textId="77777777">
      <w:r>
        <w:rPr>
          <w:b/>
          <w:rPrChange w:id="104" w:author="HR" w:date="2026-01-15T09:00:00Z">
            <w:rPr/>
          </w:rPrChange>
        </w:rPr>
        <w:t xml:space="preserve">A review takes place after six months.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comment w:id="0" w:author="Legal" w:date="2026-01-15T09:00:00Z" w:initials="L">
    <w:p>
      <w:pPr>
        <w:pStyle w:val="CommentText"/>
      </w:pPr>
      <w:r>
        <w:rPr>
          <w:rStyle w:val="CommentReference"/>
        </w:rPr>
        <w:annotationRef/>
      </w:r>
      <w:r>
        <w:t xml:space="preserve">Check this against the employment terms.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Based on the 2025 staff survey, in which 71% asked for this.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Policy memo</w:t>
    </w:r>
    <w:r>
      <w:tab/>
    </w:r>
    <w:r>
      <w:t xml:space="preserve">Internal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trackRevisions/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Cm" Type="http://schemas.openxmlformats.org/officeDocument/2006/relationships/comments" Target="comment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en-memo-policy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