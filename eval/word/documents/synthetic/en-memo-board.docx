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Memorandum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</w:tcPr>
          <w:p>
            <w:r>
              <w:t xml:space="preserve">To</w:t>
            </w:r>
          </w:p>
        </w:tc>
        <w:tc>
          <w:tcPr>
            <w:tcW w:w="7200" w:type="dxa"/>
          </w:tcPr>
          <w:p>
            <w:r>
              <w:t xml:space="preserve">The Board</w:t>
            </w:r>
          </w:p>
        </w:tc>
      </w:tr>
      <w:tr>
        <w:tc>
          <w:tcPr>
            <w:tcW w:w="1800" w:type="dxa"/>
          </w:tcPr>
          <w:p>
            <w:r>
              <w:t xml:space="preserve">From</w:t>
            </w:r>
          </w:p>
        </w:tc>
        <w:tc>
          <w:tcPr>
            <w:tcW w:w="7200" w:type="dxa"/>
          </w:tcPr>
          <w:p>
            <w:r>
              <w:t xml:space="preserve">Chief Operating Officer</w:t>
            </w:r>
          </w:p>
        </w:tc>
      </w:tr>
      <w:tr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7200" w:type="dxa"/>
          </w:tcPr>
          <w:p>
            <w:r>
              <w:t xml:space="preserve">15 January 2026</w:t>
            </w:r>
          </w:p>
        </w:tc>
      </w:tr>
      <w:tr>
        <w:tc>
          <w:tcPr>
            <w:tcW w:w="1800" w:type="dxa"/>
          </w:tcPr>
          <w:p>
            <w:r>
              <w:t xml:space="preserve">Subject</w:t>
            </w:r>
          </w:p>
        </w:tc>
        <w:tc>
          <w:tcPr>
            <w:tcW w:w="7200" w:type="dxa"/>
          </w:tcPr>
          <w:p>
            <w:r>
              <w:t xml:space="preserve">Warehouse move</w:t>
            </w:r>
          </w:p>
        </w:tc>
      </w:tr>
    </w:tbl>
    <w:p/>
    <w:p w14:paraId="10000002" w14:textId="77777777">
      <w:pPr>
        <w:pStyle w:val="Heading1"/>
      </w:pPr>
      <w:r>
        <w:t xml:space="preserve">Summary</w:t>
      </w:r>
    </w:p>
    <w:p w14:paraId="10000003" w14:textId="77777777">
      <w:r>
        <w:t xml:space="preserve">We propose to move the warehouse to the new site in </w:t>
      </w:r>
      <w:del w:id="101" w:author="Finance Lead" w:date="2026-01-15T09:00:00Z">
        <w:r>
          <w:delText xml:space="preserve">April</w:delText>
        </w:r>
      </w:del>
      <w:ins w:id="102" w:author="Finance Lead" w:date="2026-01-15T09:00:00Z">
        <w:r>
          <w:t xml:space="preserve">June</w:t>
        </w:r>
      </w:ins>
      <w:r>
        <w:t xml:space="preserve">, at a one-off cost of </w:t>
      </w:r>
      <w:del w:id="103" w:author="Finance Lead" w:date="2026-01-15T09:00:00Z">
        <w:r>
          <w:delText xml:space="preserve">GBP 90,000</w:delText>
        </w:r>
      </w:del>
      <w:ins w:id="104" w:author="Finance Lead" w:date="2026-01-15T09:00:00Z">
        <w:r>
          <w:t xml:space="preserve">GBP 115,000</w:t>
        </w:r>
      </w:ins>
      <w:r>
        <w:t xml:space="preserve">.</w:t>
      </w:r>
    </w:p>
    <w:p w14:paraId="10000004" w14:textId="77777777">
      <w:pPr>
        <w:pStyle w:val="Heading1"/>
      </w:pPr>
      <w:r>
        <w:t xml:space="preserve">Reasons</w:t>
      </w:r>
    </w:p>
    <w:p w14:paraId="10000005" w14:textId="77777777">
      <w:pPr>
        <w:pStyle w:val="ListParagraph"/>
        <w:numPr>
          <w:ilvl w:val="0"/>
          <w:numId w:val="2"/>
        </w:numPr>
      </w:pPr>
      <w:r>
        <w:t xml:space="preserve">Lower rent per pallet</w:t>
      </w:r>
    </w:p>
    <w:p w14:paraId="10000006" w14:textId="77777777">
      <w:pPr>
        <w:pStyle w:val="ListParagraph"/>
        <w:numPr>
          <w:ilvl w:val="0"/>
          <w:numId w:val="2"/>
        </w:numPr>
      </w:pPr>
      <w:r>
        <w:t xml:space="preserve">Shorter delivery routes</w:t>
      </w:r>
    </w:p>
    <w:p w14:paraId="10000007" w14:textId="77777777">
      <w:pPr>
        <w:pStyle w:val="ListParagraph"/>
        <w:numPr>
          <w:ilvl w:val="0"/>
          <w:numId w:val="2"/>
        </w:numPr>
      </w:pPr>
      <w:r>
        <w:t xml:space="preserve">Room to grow for five years</w:t>
      </w:r>
    </w:p>
    <w:p w14:paraId="10000008" w14:textId="77777777">
      <w:ins w:id="105" w:author="Finance Lead" w:date="2026-01-15T09:00:00Z">
        <w:r>
          <w:t xml:space="preserve">The extra cost covers racking that the first estimate left out.</w:t>
        </w:r>
      </w:ins>
    </w:p>
    <w:p w14:paraId="10000009" w14:textId="77777777">
      <w:pPr>
        <w:pStyle w:val="Heading1"/>
      </w:pPr>
      <w:r>
        <w:t xml:space="preserve">Decision needed</w:t>
      </w:r>
    </w:p>
    <w:p w14:paraId="1000000A" w14:textId="77777777">
      <w:r>
        <w:t xml:space="preserve">Please approve the move at the next meeting.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Memorandum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en-memo-board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