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0000001" w14:textId="77777777">
      <w:pPr>
        <w:pStyle w:val="Title"/>
      </w:pPr>
      <w:r>
        <w:t xml:space="preserve">Supply Agreement</w:t>
      </w:r>
    </w:p>
    <w:p w14:paraId="10000002" w14:textId="77777777">
      <w:pPr>
        <w:pStyle w:val="Heading1"/>
        <w:numPr>
          <w:ilvl w:val="0"/>
          <w:numId w:val="1"/>
        </w:numPr>
      </w:pPr>
      <w:r>
        <w:t xml:space="preserve">Delivery</w:t>
      </w:r>
    </w:p>
    <w:p w14:paraId="10000003" w14:textId="77777777">
      <w:pPr>
        <w:numPr>
          <w:ilvl w:val="1"/>
          <w:numId w:val="1"/>
        </w:numPr>
      </w:pPr>
      <w:r>
        <w:t xml:space="preserve">The Supplier shall deliver the goods within </w:t>
      </w:r>
      <w:del w:id="101" w:author="Counterparty Counsel" w:date="2026-01-15T09:00:00Z">
        <w:r>
          <w:delText xml:space="preserve">ten</w:delText>
        </w:r>
      </w:del>
      <w:ins w:id="102" w:author="Counterparty Counsel" w:date="2026-01-15T09:00:00Z">
        <w:r>
          <w:t xml:space="preserve">thirty</w:t>
        </w:r>
      </w:ins>
      <w:r>
        <w:t xml:space="preserve"> days of each order.</w:t>
      </w:r>
    </w:p>
    <w:p w14:paraId="10000004" w14:textId="77777777">
      <w:pPr>
        <w:numPr>
          <w:ilvl w:val="1"/>
          <w:numId w:val="1"/>
        </w:numPr>
      </w:pPr>
      <w:r>
        <w:t xml:space="preserve">Risk passes to the Buyer </w:t>
      </w:r>
      <w:del w:id="103" w:author="Reviewer A" w:date="2026-01-15T09:00:00Z">
        <w:r>
          <w:delText xml:space="preserve">on delivery</w:delText>
        </w:r>
      </w:del>
      <w:ins w:id="104" w:author="Reviewer A" w:date="2026-01-15T09:00:00Z">
        <w:r>
          <w:t xml:space="preserve">on signature of the delivery note</w:t>
        </w:r>
      </w:ins>
      <w:r>
        <w:t xml:space="preserve">.</w:t>
      </w:r>
    </w:p>
    <w:p w14:paraId="10000005" w14:textId="77777777">
      <w:pPr>
        <w:pStyle w:val="Heading1"/>
        <w:numPr>
          <w:ilvl w:val="0"/>
          <w:numId w:val="1"/>
        </w:numPr>
      </w:pPr>
      <w:r>
        <w:t xml:space="preserve">Payment</w:t>
      </w:r>
    </w:p>
    <w:p w14:paraId="10000006" w14:textId="77777777">
      <w:pPr>
        <w:numPr>
          <w:ilvl w:val="1"/>
          <w:numId w:val="1"/>
        </w:numPr>
      </w:pPr>
      <w:commentRangeStart w:id="0"/>
      <w:r>
        <w:t xml:space="preserve">The Buyer shall pay within </w:t>
      </w:r>
      <w:del w:id="105" w:author="Counterparty Counsel" w:date="2026-01-15T09:00:00Z">
        <w:r>
          <w:delText xml:space="preserve">14</w:delText>
        </w:r>
      </w:del>
      <w:ins w:id="106" w:author="Counterparty Counsel" w:date="2026-01-15T09:00:00Z">
        <w:r>
          <w:t xml:space="preserve">60</w:t>
        </w:r>
      </w:ins>
      <w:r>
        <w:t xml:space="preserve"> days of invoice.</w:t>
      </w:r>
      <w:commentRangeEnd w:id="0"/>
      <w:r>
        <w:rPr>
          <w:rStyle w:val="CommentReference"/>
        </w:rPr>
        <w:commentReference w:id="0"/>
      </w:r>
    </w:p>
    <w:p w14:paraId="10000007" w14:textId="77777777">
      <w:pPr>
        <w:numPr>
          <w:ilvl w:val="1"/>
          <w:numId w:val="1"/>
        </w:numPr>
      </w:pPr>
      <w:r>
        <w:t xml:space="preserve">Late payment carries interest at </w:t>
      </w:r>
      <w:ins w:id="107" w:author="Reviewer A" w:date="2026-01-15T09:00:00Z">
        <w:r>
          <w:t xml:space="preserve">4% above base rate</w:t>
        </w:r>
      </w:ins>
      <w:r>
        <w:t xml:space="preserve">.</w:t>
      </w:r>
    </w:p>
    <w:p w14:paraId="10000008" w14:textId="77777777">
      <w:pPr>
        <w:pStyle w:val="Heading1"/>
        <w:numPr>
          <w:ilvl w:val="0"/>
          <w:numId w:val="1"/>
        </w:numPr>
      </w:pPr>
      <w:r>
        <w:t xml:space="preserve">Warranty</w:t>
      </w:r>
    </w:p>
    <w:p w14:paraId="10000009" w14:textId="77777777">
      <w:pPr>
        <w:numPr>
          <w:ilvl w:val="1"/>
          <w:numId w:val="1"/>
        </w:numPr>
      </w:pPr>
      <w:r>
        <w:t xml:space="preserve">The Supplier warrants that the goods are </w:t>
      </w:r>
      <w:r>
        <w:rPr>
          <w:b/>
          <w:rPrChange w:id="108" w:author="Counterparty Counsel" w:date="2026-01-15T09:00:00Z">
            <w:rPr/>
          </w:rPrChange>
        </w:rPr>
        <w:t xml:space="preserve">fit for purpose</w:t>
      </w:r>
      <w:r>
        <w:t xml:space="preserve"> and </w:t>
      </w:r>
      <w:del w:id="109" w:author="Reviewer A" w:date="2026-01-15T09:00:00Z">
        <w:r>
          <w:delText xml:space="preserve">free from defects for 24 months</w:delText>
        </w:r>
      </w:del>
      <w:ins w:id="110" w:author="Reviewer A" w:date="2026-01-15T09:00:00Z">
        <w:r>
          <w:t xml:space="preserve">free from defects for 12 months</w:t>
        </w:r>
      </w:ins>
      <w:r>
        <w:t xml:space="preserve">.</w:t>
      </w:r>
    </w:p>
    <w:p w14:paraId="1000000A" w14:textId="77777777">
      <w:pPr>
        <w:numPr>
          <w:ilvl w:val="1"/>
          <w:numId w:val="1"/>
        </w:numPr>
      </w:pPr>
      <w:ins w:id="111" w:author="Counterparty Counsel" w:date="2026-01-15T09:00:00Z">
        <w:r>
          <w:t xml:space="preserve">The Supplier shall replace defective goods at its own cost.</w:t>
        </w:r>
      </w:ins>
    </w:p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comment w:id="0" w:author="Counterparty Counsel" w:date="2026-01-15T09:00:00Z" w:initials="CC">
    <w:p>
      <w:pPr>
        <w:pStyle w:val="CommentText"/>
      </w:pPr>
      <w:r>
        <w:rPr>
          <w:rStyle w:val="CommentReference"/>
        </w:rPr>
        <w:annotationRef/>
      </w:r>
      <w:r>
        <w:t xml:space="preserve">We need 60 days; our finance team pays monthly.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Header"/>
    </w:pPr>
    <w:r>
      <w:t xml:space="preserve">Supply Agreement: counterparty mark-up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trackRevisions/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Cm" Type="http://schemas.openxmlformats.org/officeDocument/2006/relationships/comments" Target="comment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en-contract-redline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