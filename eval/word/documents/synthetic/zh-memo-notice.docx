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关于仓库搬迁的通知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</w:tcPr>
          <w:p>
            <w:r>
              <w:t xml:space="preserve">收件人</w:t>
            </w:r>
          </w:p>
        </w:tc>
        <w:tc>
          <w:tcPr>
            <w:tcW w:w="7200" w:type="dxa"/>
          </w:tcPr>
          <w:p>
            <w:r>
              <w:t xml:space="preserve">全体员工</w:t>
            </w:r>
          </w:p>
        </w:tc>
      </w:tr>
      <w:tr>
        <w:tc>
          <w:tcPr>
            <w:tcW w:w="1800" w:type="dxa"/>
          </w:tcPr>
          <w:p>
            <w:r>
              <w:t xml:space="preserve">发件人</w:t>
            </w:r>
          </w:p>
        </w:tc>
        <w:tc>
          <w:tcPr>
            <w:tcW w:w="7200" w:type="dxa"/>
          </w:tcPr>
          <w:p>
            <w:r>
              <w:t xml:space="preserve">运营部</w:t>
            </w:r>
          </w:p>
        </w:tc>
      </w:tr>
      <w:tr>
        <w:tc>
          <w:tcPr>
            <w:tcW w:w="1800" w:type="dxa"/>
          </w:tcPr>
          <w:p>
            <w:r>
              <w:t xml:space="preserve">日期</w:t>
            </w:r>
          </w:p>
        </w:tc>
        <w:tc>
          <w:tcPr>
            <w:tcW w:w="7200" w:type="dxa"/>
          </w:tcPr>
          <w:p>
            <w:r>
              <w:t xml:space="preserve">2026年1月15日</w:t>
            </w:r>
          </w:p>
        </w:tc>
      </w:tr>
    </w:tbl>
    <w:p/>
    <w:p w14:paraId="10000002" w14:textId="77777777">
      <w:r>
        <w:t xml:space="preserve">公司仓库将于</w:t>
      </w:r>
      <w:del w:id="101" w:author="财务负责人" w:date="2026-01-15T09:00:00Z">
        <w:r>
          <w:delText xml:space="preserve">四月</w:delText>
        </w:r>
      </w:del>
      <w:ins w:id="102" w:author="财务负责人" w:date="2026-01-15T09:00:00Z">
        <w:r>
          <w:t xml:space="preserve">六月</w:t>
        </w:r>
      </w:ins>
      <w:r>
        <w:t xml:space="preserve">搬至新址，请各部门提前做好准备。</w:t>
      </w:r>
    </w:p>
    <w:p w14:paraId="10000003" w14:textId="77777777">
      <w:pPr>
        <w:pStyle w:val="Heading1"/>
      </w:pPr>
      <w:r>
        <w:t xml:space="preserve">搬迁原因</w:t>
      </w:r>
    </w:p>
    <w:p w14:paraId="10000004" w14:textId="77777777">
      <w:pPr>
        <w:pStyle w:val="ListParagraph"/>
        <w:numPr>
          <w:ilvl w:val="0"/>
          <w:numId w:val="2"/>
        </w:numPr>
      </w:pPr>
      <w:r>
        <w:t xml:space="preserve">每托盘租金更低</w:t>
      </w:r>
    </w:p>
    <w:p w14:paraId="10000005" w14:textId="77777777">
      <w:pPr>
        <w:pStyle w:val="ListParagraph"/>
        <w:numPr>
          <w:ilvl w:val="0"/>
          <w:numId w:val="2"/>
        </w:numPr>
      </w:pPr>
      <w:r>
        <w:t xml:space="preserve">配送路线更短</w:t>
      </w:r>
    </w:p>
    <w:p w14:paraId="10000006" w14:textId="77777777">
      <w:pPr>
        <w:pStyle w:val="ListParagraph"/>
        <w:numPr>
          <w:ilvl w:val="0"/>
          <w:numId w:val="2"/>
        </w:numPr>
      </w:pPr>
      <w:r>
        <w:t xml:space="preserve">未来五年有扩展空间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示例公司办公室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通知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zh-memo-notice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