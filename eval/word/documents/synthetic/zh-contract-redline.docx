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货物采购合同</w:t>
      </w:r>
    </w:p>
    <w:p w14:paraId="10000002" w14:textId="77777777">
      <w:pPr>
        <w:pStyle w:val="Heading1"/>
        <w:numPr>
          <w:ilvl w:val="0"/>
          <w:numId w:val="3"/>
        </w:numPr>
      </w:pPr>
      <w:r>
        <w:t xml:space="preserve">交货</w:t>
      </w:r>
    </w:p>
    <w:p w14:paraId="10000003" w14:textId="77777777">
      <w:pPr>
        <w:numPr>
          <w:ilvl w:val="1"/>
          <w:numId w:val="3"/>
        </w:numPr>
      </w:pPr>
      <w:r>
        <w:t xml:space="preserve">乙方应在订单发出后</w:t>
      </w:r>
      <w:del w:id="101" w:author="对方律师" w:date="2026-01-15T09:00:00Z">
        <w:r>
          <w:delText xml:space="preserve">十</w:delText>
        </w:r>
      </w:del>
      <w:ins w:id="102" w:author="对方律师" w:date="2026-01-15T09:00:00Z">
        <w:r>
          <w:t xml:space="preserve">三十</w:t>
        </w:r>
      </w:ins>
      <w:r>
        <w:t xml:space="preserve">日内交货。</w:t>
      </w:r>
    </w:p>
    <w:p w14:paraId="10000004" w14:textId="77777777">
      <w:pPr>
        <w:pStyle w:val="Heading1"/>
        <w:numPr>
          <w:ilvl w:val="0"/>
          <w:numId w:val="3"/>
        </w:numPr>
      </w:pPr>
      <w:r>
        <w:t xml:space="preserve">付款</w:t>
      </w:r>
    </w:p>
    <w:p w14:paraId="10000005" w14:textId="77777777">
      <w:pPr>
        <w:numPr>
          <w:ilvl w:val="1"/>
          <w:numId w:val="3"/>
        </w:numPr>
      </w:pPr>
      <w:commentRangeStart w:id="0"/>
      <w:r>
        <w:t xml:space="preserve">甲方应在收到发票后</w:t>
      </w:r>
      <w:del w:id="103" w:author="对方律师" w:date="2026-01-15T09:00:00Z">
        <w:r>
          <w:delText xml:space="preserve">十四</w:delText>
        </w:r>
      </w:del>
      <w:ins w:id="104" w:author="对方律师" w:date="2026-01-15T09:00:00Z">
        <w:r>
          <w:t xml:space="preserve">六十</w:t>
        </w:r>
      </w:ins>
      <w:r>
        <w:t xml:space="preserve">日内付款。</w:t>
      </w:r>
      <w:commentRangeEnd w:id="0"/>
      <w:r>
        <w:rPr>
          <w:rStyle w:val="CommentReference"/>
        </w:rPr>
        <w:commentReference w:id="0"/>
      </w:r>
    </w:p>
    <w:p w14:paraId="10000006" w14:textId="77777777">
      <w:pPr>
        <w:pStyle w:val="Heading1"/>
        <w:numPr>
          <w:ilvl w:val="0"/>
          <w:numId w:val="3"/>
        </w:numPr>
      </w:pPr>
      <w:r>
        <w:t xml:space="preserve">质量保证</w:t>
      </w:r>
    </w:p>
    <w:p w14:paraId="10000007" w14:textId="77777777">
      <w:pPr>
        <w:numPr>
          <w:ilvl w:val="1"/>
          <w:numId w:val="3"/>
        </w:numPr>
      </w:pPr>
      <w:r>
        <w:t xml:space="preserve">质保期为</w:t>
      </w:r>
      <w:del w:id="105" w:author="审核人甲" w:date="2026-01-15T09:00:00Z">
        <w:r>
          <w:delText xml:space="preserve">二十四</w:delText>
        </w:r>
      </w:del>
      <w:ins w:id="106" w:author="审核人甲" w:date="2026-01-15T09:00:00Z">
        <w:r>
          <w:t xml:space="preserve">十二</w:t>
        </w:r>
      </w:ins>
      <w:r>
        <w:t xml:space="preserve">个月。</w:t>
      </w:r>
      <w:ins w:id="107" w:author="对方律师" w:date="2026-01-15T09:00:00Z">
        <w:r>
          <w:t xml:space="preserve">乙方应自费更换有缺陷的货物。</w:t>
        </w:r>
      </w:ins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对方律师" w:date="2026-01-15T09:00:00Z" w:initials="对">
    <w:p>
      <w:pPr>
        <w:pStyle w:val="CommentText"/>
      </w:pPr>
      <w:r>
        <w:rPr>
          <w:rStyle w:val="CommentReference"/>
        </w:rPr>
        <w:annotationRef/>
      </w:r>
      <w:r>
        <w:t xml:space="preserve">我方财务按月付款。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采购合同：对方修改稿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trackRevisions/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zh-contract-redline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